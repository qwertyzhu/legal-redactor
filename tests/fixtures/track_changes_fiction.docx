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委托维权服务协议（虚构）</w:t>
      </w:r>
    </w:p>
    <w:p>
      <w:r>
        <w:t>甲方：北测文化传播有限公司</w:t>
      </w:r>
    </w:p>
    <w:p>
      <w:r>
        <w:t>电话：13900001111</w:t>
      </w:r>
    </w:p>
    <w:p>
      <w:r>
        <w:t>乙方：</w:t>
      </w:r>
      <w:ins w:author="tester" w:date="2024-01-01T00:00:00Z">
        <w:r>
          <w:t>南例网络科技有限公司 电话：13800002222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